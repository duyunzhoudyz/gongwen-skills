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护理部2026年三季度工作汇报</w:t>
      </w:r>
    </w:p>
    <w:p>
      <w:r>
        <w:t xml:space="preserve">院领导：</w:t>
      </w:r>
    </w:p>
    <w:p>
      <w:commentRangeStart w:id="1"/>
      <w:del w:id="1" w:author="王建军" w:date="2026-10-14T08:30:00Z">
        <w:r>
          <w:delText xml:space="preserve">今年以来，在院党委的正确领导下，护理部高度重视护理质量管理，各项工作取得明显成效。</w:delText>
        </w:r>
      </w:del>
      <w:commentRangeEnd w:id="1"/>
      <w:r>
        <w:commentReference w:id="1"/>
      </w:r>
      <w:ins w:id="2" w:author="王建军" w:date="2026-10-14T08:30:00Z">
        <w:r>
          <w:t xml:space="preserve">三季度，全院护理质量考核平均得分96.2分，较二季度提高1.5分。</w:t>
        </w:r>
      </w:ins>
      <w:r>
        <w:t xml:space="preserve">现将三季度工作汇报如下。</w:t>
      </w:r>
    </w:p>
    <w:p>
      <w:r>
        <w:t xml:space="preserve">一、主要工作</w:t>
      </w:r>
    </w:p>
    <w:p>
      <w:r>
        <w:t xml:space="preserve">（一）</w:t>
      </w:r>
      <w:del w:id="3" w:author="王建军" w:date="2026-10-14T08:30:00Z">
        <w:r>
          <w:delText xml:space="preserve">着力</w:delText>
        </w:r>
      </w:del>
      <w:ins w:id="4" w:author="王建军" w:date="2026-10-14T08:30:00Z">
        <w:r>
          <w:t xml:space="preserve">重点</w:t>
        </w:r>
      </w:ins>
      <w:r>
        <w:t xml:space="preserve">加强护理质量管理。</w:t>
      </w:r>
      <w:del w:id="5" w:author="王建军" w:date="2026-10-14T08:30:00Z">
        <w:r>
          <w:delText xml:space="preserve">积极</w:delText>
        </w:r>
      </w:del>
      <w:r>
        <w:t xml:space="preserve">开展护理质量专项检查12次，发现</w:t>
      </w:r>
      <w:commentRangeStart w:id="2"/>
      <w:del w:id="6" w:author="王建军" w:date="2026-10-14T08:30:00Z">
        <w:r>
          <w:delText xml:space="preserve">并整改了一批问题</w:delText>
        </w:r>
      </w:del>
      <w:commentRangeEnd w:id="2"/>
      <w:r>
        <w:commentReference w:id="2"/>
      </w:r>
      <w:ins w:id="7" w:author="王建军" w:date="2026-10-14T08:30:00Z">
        <w:r>
          <w:t xml:space="preserve">问题47个，已整改41个</w:t>
        </w:r>
      </w:ins>
      <w:r>
        <w:t xml:space="preserve">。</w:t>
      </w:r>
    </w:p>
    <w:p>
      <w:r>
        <w:t xml:space="preserve">（二）</w:t>
      </w:r>
      <w:del w:id="8" w:author="王建军" w:date="2026-10-14T08:30:00Z">
        <w:r>
          <w:delText xml:space="preserve">着力</w:delText>
        </w:r>
      </w:del>
      <w:ins w:id="9" w:author="王建军" w:date="2026-10-14T08:30:00Z">
        <w:r>
          <w:t xml:space="preserve">重点</w:t>
        </w:r>
      </w:ins>
      <w:r>
        <w:t xml:space="preserve">推进优质护理服务。</w:t>
      </w:r>
      <w:del w:id="10" w:author="王建军" w:date="2026-10-14T08:30:00Z">
        <w:r>
          <w:delText xml:space="preserve">全面</w:delText>
        </w:r>
      </w:del>
      <w:r>
        <w:t xml:space="preserve">推行责任制整体护理，覆盖病区</w:t>
      </w:r>
      <w:del w:id="11" w:author="王建军" w:date="2026-10-14T08:30:00Z">
        <w:r>
          <w:delText xml:space="preserve">大幅增加</w:delText>
        </w:r>
      </w:del>
      <w:ins w:id="12" w:author="王建军" w:date="2026-10-14T08:30:00Z">
        <w:r>
          <w:t xml:space="preserve">由18个增至24个</w:t>
        </w:r>
      </w:ins>
      <w:r>
        <w:t xml:space="preserve">。</w:t>
      </w:r>
    </w:p>
    <w:p>
      <w:r>
        <w:t xml:space="preserve">（三）</w:t>
      </w:r>
      <w:del w:id="13" w:author="王建军" w:date="2026-10-14T08:30:00Z">
        <w:r>
          <w:delText xml:space="preserve">不断</w:delText>
        </w:r>
      </w:del>
      <w:r>
        <w:t xml:space="preserve">提升护理队伍能力。举办培训班6期，培训护士</w:t>
      </w:r>
      <w:del w:id="14" w:author="王建军" w:date="2026-10-14T08:30:00Z">
        <w:r>
          <w:delText xml:space="preserve">近千人</w:delText>
        </w:r>
      </w:del>
      <w:ins w:id="15" w:author="王建军" w:date="2026-10-14T08:30:00Z">
        <w:r>
          <w:t xml:space="preserve">932人次</w:t>
        </w:r>
      </w:ins>
      <w:r>
        <w:t xml:space="preserve">。</w:t>
      </w:r>
    </w:p>
    <w:p>
      <w:r>
        <w:t xml:space="preserve">二、存在的问题</w:t>
      </w:r>
    </w:p>
    <w:p>
      <w:r>
        <w:t xml:space="preserve">一是夜班护士人力紧张；二是</w:t>
      </w:r>
      <w:del w:id="16" w:author="刘敏" w:date="2026-10-13T16:00:00Z">
        <w:r>
          <w:delText xml:space="preserve">部分</w:delText>
        </w:r>
      </w:del>
      <w:ins w:id="17" w:author="刘敏" w:date="2026-10-13T16:00:00Z">
        <w:r>
          <w:t xml:space="preserve">3个</w:t>
        </w:r>
      </w:ins>
      <w:r>
        <w:t xml:space="preserve">病区护理文书书写不规范。</w:t>
      </w:r>
    </w:p>
    <w:p>
      <w:r>
        <w:t xml:space="preserve">三、下一步工作</w:t>
      </w:r>
    </w:p>
    <w:p>
      <w:commentRangeStart w:id="3"/>
      <w:del w:id="18" w:author="王建军" w:date="2026-10-14T08:30:00Z">
        <w:r>
          <w:delText xml:space="preserve">我们将以更加饱满的热情、更加务实的作风，全力推动护理工作再上新台阶。</w:delText>
        </w:r>
      </w:del>
      <w:commentRangeEnd w:id="3"/>
      <w:r>
        <w:commentReference w:id="3"/>
      </w:r>
      <w:ins w:id="19" w:author="王建军" w:date="2026-10-14T08:30:00Z">
        <w:r>
          <w:t xml:space="preserve">一是10月底前完成夜班人力调配方案；二是11月开展护理文书专项检查。</w:t>
        </w:r>
      </w:ins>
    </w:p>
    <w:p>
      <w:r>
        <w:t xml:space="preserve">以上汇报，请批评指正。</w:t>
      </w:r>
    </w:p>
    <w:p>
      <w:r>
        <w:t xml:space="preserve">护理部</w:t>
      </w:r>
    </w:p>
    <w:p>
      <w:r>
        <w:t xml:space="preserve">2026年10月12日</w:t>
      </w:r>
    </w:p>
    <w:sectPr/>
  </w:body>
</w:document>
</file>

<file path=word/comments.xml><?xml version="1.0" encoding="utf-8"?>
<w:comments xmlns:w="http://schemas.openxmlformats.org/wordprocessingml/2006/main">
  <w:comment w:id="1" w:author="王建军" w:date="2026-10-14T08:40:00Z">
    <w:p>
      <w:r>
        <w:t xml:space="preserve">开头太长，直接说结果。</w:t>
      </w:r>
    </w:p>
  </w:comment>
  <w:comment w:id="2" w:author="王建军" w:date="2026-10-14T08:45:00Z">
    <w:p>
      <w:r>
        <w:t xml:space="preserve">数据呢？</w:t>
      </w:r>
    </w:p>
  </w:comment>
  <w:comment w:id="3" w:author="王建军" w:date="2026-10-14T08:50:00Z">
    <w:p>
      <w:r>
        <w:t xml:space="preserve">太虚。下一步要写具体安排和时间。</w:t>
      </w:r>
    </w:p>
  </w:comment>
</w:comment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comments" Target="comments.xml"/></Relationships>
</file>