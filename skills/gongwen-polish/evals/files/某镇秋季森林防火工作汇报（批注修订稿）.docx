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某镇关于2026年秋季森林防火工作情况的汇报</w:t>
      </w:r>
    </w:p>
    <w:p>
      <w:r>
        <w:t>县应急管理局：</w:t>
      </w:r>
    </w:p>
    <w:p>
      <w:r>
        <w:t>今年秋季以来，在县委、县政府的坚强领导下，我镇高度重视森林防火工作，精心组织、周密部署，</w:t>
      </w:r>
      <w:commentRangeStart w:id="0"/>
      <w:r>
        <w:t>取得了显著成效</w:t>
      </w:r>
      <w:commentRangeEnd w:id="0"/>
      <w:r>
        <w:rPr>
          <w:rStyle w:val="CommentReference"/>
        </w:rPr>
        <w:commentReference w:id="0"/>
      </w:r>
      <w:r>
        <w:t>。现将有关情况汇报如下。</w:t>
      </w:r>
    </w:p>
    <w:p>
      <w:r>
        <w:t>一、主要工作</w:t>
      </w:r>
    </w:p>
    <w:p>
      <w:r>
        <w:t>（一）开展隐患排查。9月1日至10月10日，组织镇村干部对辖区林区开展排查，共排查火灾隐患</w:t>
      </w:r>
      <w:del w:id="101" w:author="审稿人" w:date="2026-10-15T09:00:00Z">
        <w:r>
          <w:delText xml:space="preserve">31</w:delText>
        </w:r>
      </w:del>
      <w:ins w:id="102" w:author="审稿人" w:date="2026-10-15T09:00:00Z">
        <w:r>
          <w:t xml:space="preserve">36</w:t>
        </w:r>
      </w:ins>
      <w:r>
        <w:t>处，已整改33处，其余3处正在整改。</w:t>
      </w:r>
    </w:p>
    <w:p>
      <w:commentRangeStart w:id="1"/>
      <w:r>
        <w:t>（二）加强宣传教育。在各村主要路口和林区入口张贴防火标语，利用村村响广播每天播放防火提示，通过微信群转发防火知识，</w:t>
      </w:r>
      <w:commentRangeStart w:id="2"/>
      <w:r>
        <w:t>发放宣传资料2600份</w:t>
      </w:r>
      <w:commentRangeEnd w:id="2"/>
      <w:r>
        <w:rPr>
          <w:rStyle w:val="CommentReference"/>
        </w:rPr>
        <w:commentReference w:id="2"/>
      </w:r>
      <w:r>
        <w:t>，开展进校园宣传活动4场，营造了人人知晓、人人参与的浓厚氛围。</w:t>
      </w:r>
      <w:commentRangeEnd w:id="1"/>
      <w:r>
        <w:rPr>
          <w:rStyle w:val="CommentReference"/>
        </w:rPr>
        <w:commentReference w:id="1"/>
      </w:r>
    </w:p>
    <w:p>
      <w:r>
        <w:t>（三）强化值班值守。实行24小时值班制度，镇领导轮流带班，各村共配备护林员</w:t>
      </w:r>
      <w:del w:id="103" w:author="审稿人" w:date="2026-10-15T09:00:00Z">
        <w:r>
          <w:delText xml:space="preserve">若干</w:delText>
        </w:r>
      </w:del>
      <w:ins w:id="104" w:author="审稿人" w:date="2026-10-15T09:00:00Z">
        <w:r>
          <w:t xml:space="preserve">42</w:t>
        </w:r>
      </w:ins>
      <w:r>
        <w:t>名，配备风力灭火机15台。</w:t>
      </w:r>
    </w:p>
    <w:p>
      <w:r>
        <w:t>二、存在问题</w:t>
      </w:r>
    </w:p>
    <w:p>
      <w:commentRangeStart w:id="3"/>
      <w:r>
        <w:t>部分村民野外用火习惯尚未根本改变，祭祀用火管控难度较大。</w:t>
      </w:r>
      <w:commentRangeEnd w:id="3"/>
      <w:r>
        <w:rPr>
          <w:rStyle w:val="CommentReference"/>
        </w:rPr>
        <w:commentReference w:id="3"/>
      </w:r>
    </w:p>
    <w:p>
      <w:r>
        <w:t>三、下一步打算</w:t>
      </w:r>
    </w:p>
    <w:p>
      <w:commentRangeStart w:id="4"/>
      <w:r>
        <w:t>一是继续加强巡查。二是持续加强宣传。三是做好扑火物资储备。</w:t>
      </w:r>
      <w:commentRangeEnd w:id="4"/>
      <w:r>
        <w:rPr>
          <w:rStyle w:val="CommentReference"/>
        </w:rPr>
        <w:commentReference w:id="4"/>
      </w:r>
    </w:p>
    <w:p>
      <w:r>
        <w:t>某镇人民政府</w:t>
      </w:r>
    </w:p>
    <w:p>
      <w:r>
        <w:t>2026年10月15日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审稿人" w:initials="SG" w:date="2026-10-15T20:55:36Z">
    <w:p>
      <w:pPr>
        <w:pStyle w:val="CommentText"/>
      </w:pPr>
      <w:r>
        <w:rPr>
          <w:rStyle w:val="CommentReference"/>
        </w:rPr>
        <w:annotationRef/>
      </w:r>
      <w:r>
        <w:t>太虚，数据呢？</w:t>
      </w:r>
    </w:p>
  </w:comment>
  <w:comment w:id="1" w:author="审稿人" w:initials="SG" w:date="2026-10-15T20:55:36Z">
    <w:p>
      <w:pPr>
        <w:pStyle w:val="CommentText"/>
      </w:pPr>
      <w:r>
        <w:rPr>
          <w:rStyle w:val="CommentReference"/>
        </w:rPr>
        <w:annotationRef/>
      </w:r>
      <w:r>
        <w:t>写多了，压一压</w:t>
      </w:r>
    </w:p>
  </w:comment>
  <w:comment w:id="2" w:author="审稿人" w:initials="SG" w:date="2026-10-15T20:55:36Z">
    <w:p>
      <w:pPr>
        <w:pStyle w:val="CommentText"/>
      </w:pPr>
      <w:r>
        <w:rPr>
          <w:rStyle w:val="CommentReference"/>
        </w:rPr>
        <w:annotationRef/>
      </w:r>
      <w:r>
        <w:t>？</w:t>
      </w:r>
    </w:p>
  </w:comment>
  <w:comment w:id="3" w:author="审稿人" w:initials="SG" w:date="2026-10-15T20:55:36Z">
    <w:p>
      <w:pPr>
        <w:pStyle w:val="CommentText"/>
      </w:pPr>
      <w:r>
        <w:rPr>
          <w:rStyle w:val="CommentReference"/>
        </w:rPr>
        <w:annotationRef/>
      </w:r>
      <w:r>
        <w:t>问题写透</w:t>
      </w:r>
    </w:p>
  </w:comment>
  <w:comment w:id="4" w:author="审稿人" w:initials="SG" w:date="2026-10-15T20:55:36Z">
    <w:p>
      <w:pPr>
        <w:pStyle w:val="CommentText"/>
      </w:pPr>
      <w:r>
        <w:rPr>
          <w:rStyle w:val="CommentReference"/>
        </w:rPr>
        <w:annotationRef/>
      </w:r>
      <w:r>
        <w:t>措施要实，写到人、写到时间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